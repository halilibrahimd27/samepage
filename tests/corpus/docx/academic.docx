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drawingml.chart+xml" PartName="/word/charts/chart1.xml"/>
  <Override ContentType="application/vnd.openxmlformats-officedocument.spreadsheetml.sheet" PartName="/word/embeddings/Microsoft_Excel_Worksheet1.xlsx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Türkçe akademik metinlerde anlam kayması</w:t>
      </w:r>
    </w:p>
    <w:p>
      <w:pPr>
        <w:pStyle w:val="Heading1"/>
      </w:pPr>
      <w:r>
        <w:t xml:space="preserve">1. Giriş</w:t>
      </w:r>
    </w:p>
    <w:p>
      <w:r>
        <w:t xml:space="preserve">Bu çalışmada </w:t>
      </w:r>
      <w:r>
        <w:rPr>
          <w:b/>
          <w:bCs/>
        </w:rPr>
        <w:t xml:space="preserve">makine çevirisi</w:t>
      </w:r>
      <w:r>
        <w:t xml:space="preserve"> sistemlerinin </w:t>
      </w:r>
      <w:r>
        <w:rPr>
          <w:i/>
          <w:iCs/>
        </w:rPr>
        <w:t xml:space="preserve">terim tutarlılığı</w:t>
      </w:r>
      <w:r>
        <w:t xml:space="preserve"> incelenmiştir</w:t>
      </w:r>
      <w:r>
        <w:rPr>
          <w:rStyle w:val="FootnoteReference"/>
        </w:rPr>
        <w:footnoteReference w:id="1"/>
      </w:r>
      <w:r>
        <w:t xml:space="preserve">. Ayrıntılar için </w:t>
      </w:r>
      <w:hyperlink w:history="1" r:id="rIdwoyyfn8rxhwlxz7wdxfj4">
        <w:r>
          <w:rPr>
            <w:rStyle w:val="Hyperlink"/>
          </w:rPr>
          <w:t xml:space="preserve">proje sayfasına</w:t>
        </w:r>
      </w:hyperlink>
      <w:r>
        <w:t xml:space="preserve"> bakınız [3].</w:t>
      </w:r>
    </w:p>
    <w:p>
      <w:commentRangeStart w:id="0"/>
      <w:r>
        <w:t xml:space="preserve">Ortalama doğruluk %87,4 olarak ölçülmüştür</w:t>
      </w:r>
      <w:commentRangeEnd w:id="0"/>
      <w:r>
        <w:commentReference w:id="0"/>
      </w:r>
      <w:r>
        <w:t xml:space="preserve">; </w:t>
      </w:r>
      <w:del w:id="1" w:author="Yazar" w:date="2026-01-01T00:00:00Z">
        <w:r>
          <w:delText xml:space="preserve">eski değer %80 idi</w:delText>
        </w:r>
      </w:del>
      <w:ins w:id="2" w:author="Yazar" w:date="2026-01-01T00:00:00Z">
        <w:r>
          <w:t xml:space="preserve">fark anlamlıdır</w:t>
        </w:r>
      </w:ins>
      <w:r>
        <w:t xml:space="preserve">.</w:t>
      </w:r>
    </w:p>
    <w:p>
      <w:r>
        <w:t xml:space="preserve">F-ölçütü </w:t>
      </w:r>
      <m:oMath>
        <m:r>
          <m:t xml:space="preserve">F = </m:t>
        </m:r>
        <m:f>
          <m:num>
            <m:r>
              <m:t>2PR</m:t>
            </m:r>
          </m:num>
          <m:den>
            <m:r>
              <m:t>P+R</m:t>
            </m:r>
          </m:den>
        </m:f>
      </m:oMath>
      <w:r>
        <w:t xml:space="preserve"> biçiminde tanımlanır.</w:t>
      </w:r>
    </w:p>
    <w:p>
      <w:pPr>
        <w:pStyle w:val="Heading1"/>
      </w:pPr>
      <w:r>
        <w:t xml:space="preserve">2. Bulgular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00"/>
      </w:tblGrid>
      <w:tr>
        <w:trPr>
          <w:trHeight w:val="400" w:hRule="exact"/>
        </w:trPr>
        <w:tc>
          <w:tcPr>
            <w:tcW w:type="dxa" w:w="3000"/>
          </w:tcPr>
          <w:p>
            <w:r>
              <w:t xml:space="preserve">Ölçüt</w:t>
            </w:r>
          </w:p>
        </w:tc>
        <w:tc>
          <w:tcPr>
            <w:tcW w:type="dxa" w:w="6000"/>
          </w:tcPr>
          <w:p>
            <w:r>
              <w:t xml:space="preserve">Açıklama</w:t>
            </w:r>
          </w:p>
        </w:tc>
      </w:tr>
      <w:tr>
        <w:trPr>
          <w:trHeight w:val="400" w:hRule="exact"/>
        </w:trPr>
        <w:tc>
          <w:tcPr>
            <w:tcW w:type="dxa" w:w="3000"/>
          </w:tcPr>
          <w:p>
            <w:r>
              <w:t xml:space="preserve">Kesinlik</w:t>
            </w:r>
          </w:p>
        </w:tc>
        <w:tc>
          <w:tcPr>
            <w:tcW w:type="dxa" w:w="6000"/>
          </w:tcPr>
          <w:p>
            <w:r>
              <w:t xml:space="preserve">Doğru olarak sınıflandırılan örneklerin oranı</w:t>
            </w:r>
          </w:p>
        </w:tc>
      </w:tr>
      <w:tr>
        <w:tc>
          <w:tcPr>
            <w:tcW w:type="dxa" w:w="3000"/>
          </w:tcPr>
          <w:p>
            <w:r>
              <w:t xml:space="preserve">Kaynak</w:t>
            </w:r>
          </w:p>
        </w:tc>
        <w:tc>
          <w:tcPr>
            <w:tcW w:type="dxa" w:w="6000"/>
          </w:tcPr>
          <w:p>
            <w:r>
              <w:t xml:space="preserve">Veri kümesi: https://example.org/cok/uzun/bir/yol/adi/veri-kumesi-2023</w:t>
            </w:r>
          </w:p>
        </w:tc>
      </w:tr>
    </w:tbl>
    <w:p>
      <w:r>
        <w:drawing>
          <wp:inline distT="0" distB="0" distL="0" distR="0">
            <wp:extent cx="3810000" cy="2381250"/>
            <wp:effectExtent t="0" r="0" b="0" l="0"/>
            <wp:docPr id="1" name="" descr="Column chart, Terim tutarlılığı. Doğruluk: Kısa tümce 87.4, Uzun tümce 71.2.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wlraife2_yey1clfpkh8f"/>
              </a:graphicData>
            </a:graphic>
          </wp:inline>
        </w:drawing>
      </w:r>
    </w:p>
    <w:p>
      <w:pPr>
        <w:pStyle w:val="Caption"/>
      </w:pPr>
      <w:r>
        <w:rPr>
          <w:i/>
          <w:iCs/>
        </w:rPr>
        <w:t xml:space="preserve">Şekil 1. Tümce uzunluğuna göre terim tutarlılığı.</w:t>
      </w:r>
    </w:p>
    <w:p>
      <w:r>
        <w:pict>
          <v:shape id="msggtavhyimhe2ippme-d" type="#_x0000_t202" style="width:200pt;height:40pt">
            <v:textbox style="mso-fit-shape-to-text:t;">
              <w:txbxContent>
                <w:p>
                  <w:r>
                    <w:t xml:space="preserve">Önemli not: sonuçlar genellenemez.</w:t>
                  </w:r>
                </w:p>
              </w:txbxContent>
            </v:textbox>
          </v:shape>
        </w:pict>
      </w:r>
    </w:p>
    <w:p>
      <w:pPr>
        <w:pStyle w:val="Heading1"/>
      </w:pPr>
      <w:r>
        <w:t xml:space="preserve">Kaynakça</w:t>
      </w:r>
    </w:p>
    <w:p>
      <w:r>
        <w:t xml:space="preserve">Yılmaz, A. ve Demir, B. (2021). Türkçe metinlerde terim tutarlılığı. Dil Dergisi, 12(3), 45–67.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akem" w:date="2026-01-01T00:00:00.000Z">
    <w:p>
      <w:r>
        <w:t xml:space="preserve">Bu tümce daha açık yazılmalıdır.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Sayfa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Derlem, 2019–2023 yılları arasında yayımlanmış makalelerden oluşmaktadır.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Samepage Dergisi · Cilt 3, Sayı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woyyfn8rxhwlxz7wdxfj4" Type="http://schemas.openxmlformats.org/officeDocument/2006/relationships/hyperlink" Target="https://example.org/derlem" TargetMode="External"/><Relationship Id="rIdwlraife2_yey1clfpkh8f" Type="http://schemas.openxmlformats.org/officeDocument/2006/relationships/chart" Target="charts/chart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charts/_rels/chart1.xml.rels><?xml version="1.0" encoding="UTF-8"?><Relationships xmlns="http://schemas.openxmlformats.org/package/2006/relationships"><Relationship Id="rIdp4aeztwzc3wymqrtcwrq-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Terim tutarlılığı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Doğruluk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Kısa tümce</c:v>
                </c:pt>
                <c:pt idx="1">
                  <c:v>Uzun tümce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87.4</c:v>
                </c:pt>
                <c:pt idx="1">
                  <c:v>71.2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Tümce uzunluğu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"/>
        <c:crosses val="autoZero"/>
        <c:auto val="1"/>
        <c:lblAlgn val="ctr"/>
        <c:lblOffset val="100"/>
        <c:noMultiLvlLbl val="0"/>
      </c:catAx>
      <c:valAx>
        <c:axId val="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Yüzde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p4aeztwzc3wymqrtcwrq-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Türkçe akademik metinlerde anlam kayması</dc:title>
  <dc:creator>samepage fixtures</dc:creator>
  <cp:lastModifiedBy>Un-named</cp:lastModifiedBy>
  <cp:revision>1</cp:revision>
  <dcterms:created xsi:type="dcterms:W3CDTF">2026-10-23T12:30:56.667Z</dcterms:created>
  <dcterms:modified xsi:type="dcterms:W3CDTF">2026-10-23T12:30:56.667Z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